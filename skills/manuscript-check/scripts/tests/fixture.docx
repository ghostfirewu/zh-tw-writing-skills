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150F1" w14:textId="0A03264E" w:rsidR="00A91355" w:rsidRDefault="00A91355" w:rsidP="00A91355">
      <w:pPr>
        <w:pStyle w:val="1"/>
        <w:rPr>
          <w:rFonts w:hint="eastAsia"/>
        </w:rPr>
      </w:pPr>
      <w:r>
        <w:rPr>
          <w:rFonts w:hint="eastAsia"/>
        </w:rPr>
        <w:t>第一章　緒論</w:t>
      </w:r>
    </w:p>
    <w:p w14:paraId="19412142" w14:textId="3E62E9FB" w:rsidR="00A91355" w:rsidRDefault="00A91355" w:rsidP="00A91355">
      <w:pPr>
        <w:rPr>
          <w:rFonts w:hint="eastAsia"/>
        </w:rPr>
      </w:pPr>
      <w:r>
        <w:rPr>
          <w:rFonts w:hint="eastAsia"/>
        </w:rPr>
        <w:t>「這是未閉合的引號。我的的書很好看，的的確確如此。他說</w:t>
      </w:r>
      <w:r>
        <w:t>,</w:t>
      </w:r>
      <w:r>
        <w:rPr>
          <w:rFonts w:hint="eastAsia"/>
        </w:rPr>
        <w:t>好。句號後又逗號。，連續。这个東西以后再说。頭發很長。</w:t>
      </w:r>
    </w:p>
    <w:p w14:paraId="50791DD8" w14:textId="17A02BA9" w:rsidR="00A91355" w:rsidRDefault="00A91355" w:rsidP="00A91355">
      <w:pPr>
        <w:rPr>
          <w:rFonts w:hint="eastAsia"/>
        </w:rPr>
      </w:pPr>
      <w:r>
        <w:rPr>
          <w:rFonts w:hint="eastAsia"/>
        </w:rPr>
        <w:t>身份證與身分證都要帶。本書參考</w:t>
      </w:r>
      <w:r>
        <w:t xml:space="preserve"> Smith (2010) </w:t>
      </w:r>
      <w:r>
        <w:rPr>
          <w:rFonts w:hint="eastAsia"/>
        </w:rPr>
        <w:t>與（王小明，</w:t>
      </w:r>
      <w:r>
        <w:t>2015</w:t>
      </w:r>
      <w:r>
        <w:rPr>
          <w:rFonts w:hint="eastAsia"/>
        </w:rPr>
        <w:t>）的研究，另見</w:t>
      </w:r>
      <w:r>
        <w:t xml:space="preserve"> (Jones, 2018)</w:t>
      </w:r>
      <w:r>
        <w:rPr>
          <w:rFonts w:hint="eastAsia"/>
        </w:rPr>
        <w:t>。一九九〇年代（</w:t>
      </w:r>
      <w:r>
        <w:t xml:space="preserve">1990 </w:t>
      </w:r>
      <w:r>
        <w:rPr>
          <w:rFonts w:hint="eastAsia"/>
        </w:rPr>
        <w:t>年代）不算引用。</w:t>
      </w:r>
    </w:p>
    <w:p w14:paraId="00D8B15E" w14:textId="14190219" w:rsidR="00A91355" w:rsidRDefault="00A91355" w:rsidP="00A91355">
      <w:pPr>
        <w:rPr>
          <w:rFonts w:hint="eastAsia"/>
        </w:rPr>
      </w:pPr>
      <w:r>
        <w:rPr>
          <w:rFonts w:hint="eastAsia"/>
        </w:rPr>
        <w:t>見圖</w:t>
      </w:r>
      <w:r>
        <w:rPr>
          <w:rFonts w:hint="eastAsia"/>
        </w:rPr>
        <w:t>1-2</w:t>
      </w:r>
      <w:r>
        <w:rPr>
          <w:rFonts w:hint="eastAsia"/>
        </w:rPr>
        <w:t>與表</w:t>
      </w:r>
      <w:r>
        <w:rPr>
          <w:rFonts w:hint="eastAsia"/>
        </w:rPr>
        <w:t>1-1</w:t>
      </w:r>
      <w:r>
        <w:rPr>
          <w:rFonts w:hint="eastAsia"/>
        </w:rPr>
        <w:t>。</w:t>
      </w:r>
    </w:p>
    <w:p w14:paraId="1D3E25F6" w14:textId="74431150" w:rsidR="00A91355" w:rsidRDefault="00A91355" w:rsidP="00A91355">
      <w:pPr>
        <w:pStyle w:val="ae"/>
        <w:rPr>
          <w:rFonts w:hint="eastAsia"/>
        </w:rPr>
      </w:pPr>
      <w:r>
        <w:rPr>
          <w:rFonts w:hint="eastAsia"/>
        </w:rPr>
        <w:t>圖</w:t>
      </w:r>
      <w:r>
        <w:rPr>
          <w:rFonts w:hint="eastAsia"/>
        </w:rPr>
        <w:t>1-1</w:t>
      </w:r>
      <w:r>
        <w:rPr>
          <w:rFonts w:hint="eastAsia"/>
        </w:rPr>
        <w:t xml:space="preserve">　示意</w:t>
      </w:r>
    </w:p>
    <w:p w14:paraId="22C1E201" w14:textId="03080680" w:rsidR="00A91355" w:rsidRDefault="00A91355" w:rsidP="00A91355">
      <w:pPr>
        <w:pStyle w:val="ae"/>
        <w:rPr>
          <w:rFonts w:hint="eastAsia"/>
        </w:rPr>
      </w:pPr>
      <w:r>
        <w:rPr>
          <w:rFonts w:hint="eastAsia"/>
        </w:rPr>
        <w:t>圖</w:t>
      </w:r>
      <w:r>
        <w:rPr>
          <w:rFonts w:hint="eastAsia"/>
        </w:rPr>
        <w:t>1-3</w:t>
      </w:r>
      <w:r>
        <w:rPr>
          <w:rFonts w:hint="eastAsia"/>
        </w:rPr>
        <w:t xml:space="preserve">　流程</w:t>
      </w:r>
    </w:p>
    <w:p w14:paraId="78FEBA75" w14:textId="5F44104A" w:rsidR="00A91355" w:rsidRDefault="00A91355" w:rsidP="00A91355">
      <w:pPr>
        <w:pStyle w:val="ae"/>
        <w:rPr>
          <w:rFonts w:hint="eastAsia"/>
        </w:rPr>
      </w:pPr>
      <w:r>
        <w:rPr>
          <w:rFonts w:hint="eastAsia"/>
        </w:rPr>
        <w:t>表</w:t>
      </w:r>
      <w:r>
        <w:rPr>
          <w:rFonts w:hint="eastAsia"/>
        </w:rPr>
        <w:t>1-1</w:t>
      </w:r>
      <w:r>
        <w:rPr>
          <w:rFonts w:hint="eastAsia"/>
        </w:rPr>
        <w:t xml:space="preserve">　數據</w:t>
      </w:r>
    </w:p>
    <w:p w14:paraId="7FD4A72E" w14:textId="1C1E9CF4" w:rsidR="00A91355" w:rsidRDefault="00A91355" w:rsidP="00A91355">
      <w:r>
        <w:t>Saccardo described it. Saccardo again, Saccardo, Saccardo, Saccardo, Saccardo, Saccardo, Saccardo. But Saccado once.</w:t>
      </w:r>
    </w:p>
    <w:p w14:paraId="5F882672" w14:textId="0537C859" w:rsidR="00A91355" w:rsidRDefault="00A91355" w:rsidP="00A91355">
      <w:pPr>
        <w:rPr>
          <w:rFonts w:hint="eastAsia"/>
        </w:rPr>
      </w:pPr>
      <w:r>
        <w:rPr>
          <w:rFonts w:hint="eastAsia"/>
        </w:rPr>
        <w:t>這是一段刻意寫得很長而且完全沒有任何標點符號的文字用來測試無標點長串的偵測功能是否能夠正常運作並且回報正確的位置與長度以便編輯檢查</w:t>
      </w:r>
    </w:p>
    <w:p w14:paraId="4E8559BA" w14:textId="6CD013E0" w:rsidR="00A91355" w:rsidRDefault="00A91355" w:rsidP="00A91355">
      <w:pPr>
        <w:pStyle w:val="1"/>
        <w:rPr>
          <w:rFonts w:hint="eastAsia"/>
        </w:rPr>
      </w:pPr>
      <w:r>
        <w:rPr>
          <w:rFonts w:hint="eastAsia"/>
        </w:rPr>
        <w:t>第三章　方法</w:t>
      </w:r>
    </w:p>
    <w:p w14:paraId="1F3E9469" w14:textId="3ED04A53" w:rsidR="00A91355" w:rsidRDefault="00A91355" w:rsidP="00A91355">
      <w:pPr>
        <w:pStyle w:val="2"/>
        <w:rPr>
          <w:rFonts w:hint="eastAsia"/>
        </w:rPr>
      </w:pPr>
      <w:r>
        <w:rPr>
          <w:rFonts w:hint="eastAsia"/>
        </w:rPr>
        <w:t>3.1</w:t>
      </w:r>
      <w:r>
        <w:rPr>
          <w:rFonts w:hint="eastAsia"/>
        </w:rPr>
        <w:t xml:space="preserve">　資料</w:t>
      </w:r>
    </w:p>
    <w:p w14:paraId="0161CC97" w14:textId="1FF26325" w:rsidR="00A91355" w:rsidRDefault="00A91355" w:rsidP="00A91355">
      <w:pPr>
        <w:pStyle w:val="2"/>
        <w:rPr>
          <w:rFonts w:hint="eastAsia"/>
        </w:rPr>
      </w:pPr>
      <w:r>
        <w:rPr>
          <w:rFonts w:hint="eastAsia"/>
        </w:rPr>
        <w:t>3.3</w:t>
      </w:r>
      <w:r>
        <w:rPr>
          <w:rFonts w:hint="eastAsia"/>
        </w:rPr>
        <w:t xml:space="preserve">　分析</w:t>
      </w:r>
    </w:p>
    <w:p w14:paraId="101FBF5C" w14:textId="45417FE2" w:rsidR="00A91355" w:rsidRDefault="00A91355" w:rsidP="00A91355">
      <w:pPr>
        <w:rPr>
          <w:rFonts w:hint="eastAsia"/>
        </w:rPr>
      </w:pPr>
      <w:r>
        <w:rPr>
          <w:rFonts w:hint="eastAsia"/>
        </w:rPr>
        <w:t>註腳測試。</w:t>
      </w:r>
      <w:r>
        <w:rPr>
          <w:rStyle w:val="af1"/>
        </w:rPr>
        <w:footnoteReference w:id="1"/>
      </w:r>
    </w:p>
    <w:p w14:paraId="16B957E0" w14:textId="6D5843F4" w:rsidR="00A91355" w:rsidRDefault="00A91355" w:rsidP="00A91355">
      <w:pPr>
        <w:rPr>
          <w:rFonts w:hint="eastAsia"/>
        </w:rPr>
      </w:pPr>
      <w:r>
        <w:rPr>
          <w:rFonts w:hint="eastAsia"/>
        </w:rPr>
        <w:t>修訂測試：</w:t>
      </w:r>
      <w:del w:id="0" w:author="Author" w:date="2026-09-25T08:33:00Z" w16du:dateUtc="2026-09-25T00:33:00Z">
        <w:r w:rsidDel="00A91355">
          <w:rPr>
            <w:rFonts w:hint="eastAsia"/>
          </w:rPr>
          <w:delText>这里</w:delText>
        </w:r>
      </w:del>
      <w:ins w:id="1" w:author="Author" w:date="2026-09-25T08:33:00Z" w16du:dateUtc="2026-09-25T00:33:00Z">
        <w:r>
          <w:rPr>
            <w:rFonts w:hint="eastAsia"/>
          </w:rPr>
          <w:t>插入（未閉合</w:t>
        </w:r>
      </w:ins>
    </w:p>
    <w:p w14:paraId="5DFF4076" w14:textId="71FF3974" w:rsidR="00A91355" w:rsidRDefault="00A91355" w:rsidP="00A91355">
      <w:pPr>
        <w:pStyle w:val="1"/>
        <w:rPr>
          <w:rFonts w:hint="eastAsia"/>
        </w:rPr>
      </w:pPr>
      <w:r>
        <w:rPr>
          <w:rFonts w:hint="eastAsia"/>
        </w:rPr>
        <w:t>參考文獻</w:t>
      </w:r>
    </w:p>
    <w:p w14:paraId="6A5F7CC9" w14:textId="6C4323F4" w:rsidR="00A91355" w:rsidRDefault="00A91355" w:rsidP="00A91355">
      <w:r>
        <w:t>Smith, J. (2010). A book. Publisher.</w:t>
      </w:r>
    </w:p>
    <w:p w14:paraId="01537250" w14:textId="795517EA" w:rsidR="00A91355" w:rsidRDefault="00A91355" w:rsidP="00A91355">
      <w:r>
        <w:t>Lee, K. (2011). Another book. Publisher.</w:t>
      </w:r>
    </w:p>
    <w:p w14:paraId="5993D6AA" w14:textId="179F2528" w:rsidR="00A91355" w:rsidRPr="00A91355" w:rsidRDefault="00A91355" w:rsidP="00A91355">
      <w:r>
        <w:rPr>
          <w:rFonts w:hint="eastAsia"/>
        </w:rPr>
        <w:t>王小明（</w:t>
      </w:r>
      <w:r>
        <w:rPr>
          <w:rFonts w:hint="eastAsia"/>
        </w:rPr>
        <w:t>2015</w:t>
      </w:r>
      <w:r>
        <w:rPr>
          <w:rFonts w:hint="eastAsia"/>
        </w:rPr>
        <w:t>）。書名。出版社。</w:t>
      </w:r>
    </w:p>
    <w:sectPr w:rsidR="00A91355" w:rsidRPr="00A91355">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8F962" w14:textId="77777777" w:rsidR="0017484B" w:rsidRDefault="0017484B" w:rsidP="00A91355">
      <w:pPr>
        <w:spacing w:after="0" w:line="240" w:lineRule="auto"/>
      </w:pPr>
      <w:r>
        <w:separator/>
      </w:r>
    </w:p>
  </w:endnote>
  <w:endnote w:type="continuationSeparator" w:id="0">
    <w:p w14:paraId="2CFACC9E" w14:textId="77777777" w:rsidR="0017484B" w:rsidRDefault="0017484B" w:rsidP="00A913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C575F" w14:textId="77777777" w:rsidR="0017484B" w:rsidRDefault="0017484B" w:rsidP="00A91355">
      <w:pPr>
        <w:spacing w:after="0" w:line="240" w:lineRule="auto"/>
      </w:pPr>
      <w:r>
        <w:separator/>
      </w:r>
    </w:p>
  </w:footnote>
  <w:footnote w:type="continuationSeparator" w:id="0">
    <w:p w14:paraId="5948DFB5" w14:textId="77777777" w:rsidR="0017484B" w:rsidRDefault="0017484B" w:rsidP="00A91355">
      <w:pPr>
        <w:spacing w:after="0" w:line="240" w:lineRule="auto"/>
      </w:pPr>
      <w:r>
        <w:continuationSeparator/>
      </w:r>
    </w:p>
  </w:footnote>
  <w:footnote w:id="1">
    <w:p w14:paraId="7CD3E281" w14:textId="571E4EA8" w:rsidR="00A91355" w:rsidRDefault="00A91355">
      <w:pPr>
        <w:pStyle w:val="af"/>
        <w:rPr>
          <w:rFonts w:hint="eastAsia"/>
        </w:rPr>
      </w:pPr>
      <w:r>
        <w:rPr>
          <w:rStyle w:val="af1"/>
        </w:rPr>
        <w:footnoteRef/>
      </w:r>
      <w:r>
        <w:t xml:space="preserve"> </w:t>
      </w:r>
      <w:r>
        <w:rPr>
          <w:rFonts w:hint="eastAsia"/>
        </w:rPr>
        <w:t>以后再議。</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355"/>
    <w:rsid w:val="00085BBF"/>
    <w:rsid w:val="0017484B"/>
    <w:rsid w:val="00A9135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5F081"/>
  <w15:chartTrackingRefBased/>
  <w15:docId w15:val="{EAACDAD1-B334-4DB6-AFFB-DFE66516C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9135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A9135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91355"/>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A91355"/>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A9135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91355"/>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A91355"/>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91355"/>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A91355"/>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91355"/>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A91355"/>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A91355"/>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A91355"/>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A91355"/>
    <w:rPr>
      <w:rFonts w:eastAsiaTheme="majorEastAsia" w:cstheme="majorBidi"/>
      <w:color w:val="0F4761" w:themeColor="accent1" w:themeShade="BF"/>
    </w:rPr>
  </w:style>
  <w:style w:type="character" w:customStyle="1" w:styleId="60">
    <w:name w:val="標題 6 字元"/>
    <w:basedOn w:val="a0"/>
    <w:link w:val="6"/>
    <w:uiPriority w:val="9"/>
    <w:semiHidden/>
    <w:rsid w:val="00A91355"/>
    <w:rPr>
      <w:rFonts w:eastAsiaTheme="majorEastAsia" w:cstheme="majorBidi"/>
      <w:color w:val="595959" w:themeColor="text1" w:themeTint="A6"/>
    </w:rPr>
  </w:style>
  <w:style w:type="character" w:customStyle="1" w:styleId="70">
    <w:name w:val="標題 7 字元"/>
    <w:basedOn w:val="a0"/>
    <w:link w:val="7"/>
    <w:uiPriority w:val="9"/>
    <w:semiHidden/>
    <w:rsid w:val="00A91355"/>
    <w:rPr>
      <w:rFonts w:eastAsiaTheme="majorEastAsia" w:cstheme="majorBidi"/>
      <w:color w:val="595959" w:themeColor="text1" w:themeTint="A6"/>
    </w:rPr>
  </w:style>
  <w:style w:type="character" w:customStyle="1" w:styleId="80">
    <w:name w:val="標題 8 字元"/>
    <w:basedOn w:val="a0"/>
    <w:link w:val="8"/>
    <w:uiPriority w:val="9"/>
    <w:semiHidden/>
    <w:rsid w:val="00A91355"/>
    <w:rPr>
      <w:rFonts w:eastAsiaTheme="majorEastAsia" w:cstheme="majorBidi"/>
      <w:color w:val="272727" w:themeColor="text1" w:themeTint="D8"/>
    </w:rPr>
  </w:style>
  <w:style w:type="character" w:customStyle="1" w:styleId="90">
    <w:name w:val="標題 9 字元"/>
    <w:basedOn w:val="a0"/>
    <w:link w:val="9"/>
    <w:uiPriority w:val="9"/>
    <w:semiHidden/>
    <w:rsid w:val="00A91355"/>
    <w:rPr>
      <w:rFonts w:eastAsiaTheme="majorEastAsia" w:cstheme="majorBidi"/>
      <w:color w:val="272727" w:themeColor="text1" w:themeTint="D8"/>
    </w:rPr>
  </w:style>
  <w:style w:type="paragraph" w:styleId="a3">
    <w:name w:val="Title"/>
    <w:basedOn w:val="a"/>
    <w:next w:val="a"/>
    <w:link w:val="a4"/>
    <w:uiPriority w:val="10"/>
    <w:qFormat/>
    <w:rsid w:val="00A9135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9135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135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A9135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91355"/>
    <w:pPr>
      <w:spacing w:before="160"/>
      <w:jc w:val="center"/>
    </w:pPr>
    <w:rPr>
      <w:i/>
      <w:iCs/>
      <w:color w:val="404040" w:themeColor="text1" w:themeTint="BF"/>
    </w:rPr>
  </w:style>
  <w:style w:type="character" w:customStyle="1" w:styleId="a8">
    <w:name w:val="引文 字元"/>
    <w:basedOn w:val="a0"/>
    <w:link w:val="a7"/>
    <w:uiPriority w:val="29"/>
    <w:rsid w:val="00A91355"/>
    <w:rPr>
      <w:i/>
      <w:iCs/>
      <w:color w:val="404040" w:themeColor="text1" w:themeTint="BF"/>
    </w:rPr>
  </w:style>
  <w:style w:type="paragraph" w:styleId="a9">
    <w:name w:val="List Paragraph"/>
    <w:basedOn w:val="a"/>
    <w:uiPriority w:val="34"/>
    <w:qFormat/>
    <w:rsid w:val="00A91355"/>
    <w:pPr>
      <w:ind w:left="720"/>
      <w:contextualSpacing/>
    </w:pPr>
  </w:style>
  <w:style w:type="character" w:styleId="aa">
    <w:name w:val="Intense Emphasis"/>
    <w:basedOn w:val="a0"/>
    <w:uiPriority w:val="21"/>
    <w:qFormat/>
    <w:rsid w:val="00A91355"/>
    <w:rPr>
      <w:i/>
      <w:iCs/>
      <w:color w:val="0F4761" w:themeColor="accent1" w:themeShade="BF"/>
    </w:rPr>
  </w:style>
  <w:style w:type="paragraph" w:styleId="ab">
    <w:name w:val="Intense Quote"/>
    <w:basedOn w:val="a"/>
    <w:next w:val="a"/>
    <w:link w:val="ac"/>
    <w:uiPriority w:val="30"/>
    <w:qFormat/>
    <w:rsid w:val="00A913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A91355"/>
    <w:rPr>
      <w:i/>
      <w:iCs/>
      <w:color w:val="0F4761" w:themeColor="accent1" w:themeShade="BF"/>
    </w:rPr>
  </w:style>
  <w:style w:type="character" w:styleId="ad">
    <w:name w:val="Intense Reference"/>
    <w:basedOn w:val="a0"/>
    <w:uiPriority w:val="32"/>
    <w:qFormat/>
    <w:rsid w:val="00A91355"/>
    <w:rPr>
      <w:b/>
      <w:bCs/>
      <w:smallCaps/>
      <w:color w:val="0F4761" w:themeColor="accent1" w:themeShade="BF"/>
      <w:spacing w:val="5"/>
    </w:rPr>
  </w:style>
  <w:style w:type="paragraph" w:styleId="ae">
    <w:name w:val="caption"/>
    <w:basedOn w:val="a"/>
    <w:next w:val="a"/>
    <w:uiPriority w:val="35"/>
    <w:unhideWhenUsed/>
    <w:qFormat/>
    <w:rsid w:val="00A91355"/>
    <w:rPr>
      <w:sz w:val="20"/>
      <w:szCs w:val="20"/>
    </w:rPr>
  </w:style>
  <w:style w:type="paragraph" w:styleId="af">
    <w:name w:val="footnote text"/>
    <w:basedOn w:val="a"/>
    <w:link w:val="af0"/>
    <w:uiPriority w:val="99"/>
    <w:semiHidden/>
    <w:unhideWhenUsed/>
    <w:rsid w:val="00A91355"/>
    <w:pPr>
      <w:snapToGrid w:val="0"/>
    </w:pPr>
    <w:rPr>
      <w:sz w:val="20"/>
      <w:szCs w:val="20"/>
    </w:rPr>
  </w:style>
  <w:style w:type="character" w:customStyle="1" w:styleId="af0">
    <w:name w:val="註腳文字 字元"/>
    <w:basedOn w:val="a0"/>
    <w:link w:val="af"/>
    <w:uiPriority w:val="99"/>
    <w:semiHidden/>
    <w:rsid w:val="00A91355"/>
    <w:rPr>
      <w:sz w:val="20"/>
      <w:szCs w:val="20"/>
    </w:rPr>
  </w:style>
  <w:style w:type="character" w:styleId="af1">
    <w:name w:val="footnote reference"/>
    <w:basedOn w:val="a0"/>
    <w:uiPriority w:val="99"/>
    <w:semiHidden/>
    <w:unhideWhenUsed/>
    <w:rsid w:val="00A91355"/>
    <w:rPr>
      <w:vertAlign w:val="superscript"/>
    </w:rPr>
  </w:style>
  <w:style w:type="paragraph" w:styleId="af2">
    <w:name w:val="Revision"/>
    <w:hidden/>
    <w:uiPriority w:val="99"/>
    <w:semiHidden/>
    <w:rsid w:val="00A9135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75</Words>
  <Characters>432</Characters>
  <Application>Microsoft Office Word</Application>
  <DocSecurity>0</DocSecurity>
  <Lines>3</Lines>
  <Paragraphs>1</Paragraphs>
  <ScaleCrop>false</ScaleCrop>
  <Company/>
  <LinksUpToDate>false</LinksUpToDate>
  <CharactersWithSpaces>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Author</cp:lastModifiedBy>
  <cp:revision>1</cp:revision>
  <dcterms:created xsi:type="dcterms:W3CDTF">2026-09-25T00:33:00Z</dcterms:created>
  <dcterms:modified xsi:type="dcterms:W3CDTF">2026-09-25T00:33:00Z</dcterms:modified>
</cp:coreProperties>
</file>